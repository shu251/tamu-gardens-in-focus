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B67D" w14:textId="77777777" w:rsidR="00470FE3" w:rsidRPr="002B64BD" w:rsidRDefault="00470FE3" w:rsidP="00AA4B7D">
      <w:pPr>
        <w:jc w:val="center"/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TAMU Gardens In Focus</w:t>
      </w:r>
    </w:p>
    <w:p w14:paraId="66291DA8" w14:textId="00C258A7" w:rsidR="00AA4B7D" w:rsidRPr="002B64BD" w:rsidRDefault="00AA4B7D" w:rsidP="00AA4B7D">
      <w:pPr>
        <w:jc w:val="center"/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Program Evaluation Overview</w:t>
      </w:r>
    </w:p>
    <w:p w14:paraId="6AA70738" w14:textId="77777777" w:rsidR="003D33EC" w:rsidRPr="002B64BD" w:rsidRDefault="003D33EC" w:rsidP="0096700F">
      <w:pPr>
        <w:pStyle w:val="Heading1"/>
      </w:pPr>
      <w:r w:rsidRPr="002B64BD">
        <w:t xml:space="preserve">Mission: </w:t>
      </w:r>
    </w:p>
    <w:p w14:paraId="24CCDC97" w14:textId="77777777" w:rsidR="003D33EC" w:rsidRPr="002B64BD" w:rsidRDefault="003D33EC" w:rsidP="003D33EC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To broaden the participation of students in the fields of geosciences and environmental sciences</w:t>
      </w:r>
    </w:p>
    <w:p w14:paraId="62376040" w14:textId="77777777" w:rsidR="003D33EC" w:rsidRPr="002B64BD" w:rsidRDefault="003D33EC" w:rsidP="0096700F">
      <w:pPr>
        <w:pStyle w:val="Heading1"/>
      </w:pPr>
      <w:r w:rsidRPr="002B64BD">
        <w:t>Impact:</w:t>
      </w:r>
    </w:p>
    <w:p w14:paraId="52927564" w14:textId="77777777" w:rsidR="003D33EC" w:rsidRPr="002B64BD" w:rsidRDefault="003D33EC" w:rsidP="003D33EC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To fulfill an existing gap in access and exposure to fieldwork across several disciplines for young scholars.</w:t>
      </w:r>
    </w:p>
    <w:p w14:paraId="6DCFA512" w14:textId="57AE5106" w:rsidR="00AA4B7D" w:rsidRPr="002B64BD" w:rsidRDefault="00AA4B7D" w:rsidP="0096700F">
      <w:pPr>
        <w:pStyle w:val="Heading1"/>
      </w:pPr>
      <w:r w:rsidRPr="002B64BD">
        <w:t>Program implementation activities (I)</w:t>
      </w:r>
      <w:r w:rsidR="003D33EC" w:rsidRPr="002B64BD">
        <w:t>:</w:t>
      </w:r>
    </w:p>
    <w:p w14:paraId="7E854C0F" w14:textId="3CAB80F9" w:rsidR="00364FFE" w:rsidRPr="002B64BD" w:rsidRDefault="00364FFE" w:rsidP="00364F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commentRangeStart w:id="0"/>
      <w:r w:rsidRPr="002B64BD">
        <w:rPr>
          <w:rFonts w:ascii="Times New Roman" w:hAnsi="Times New Roman" w:cs="Times New Roman"/>
          <w:sz w:val="24"/>
          <w:szCs w:val="24"/>
        </w:rPr>
        <w:t>Establish and manage a time-series program on-campus</w:t>
      </w:r>
      <w:commentRangeEnd w:id="0"/>
      <w:r w:rsidR="00D14654" w:rsidRPr="002B64BD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14:paraId="5AC3E398" w14:textId="403CCD38" w:rsidR="00364FFE" w:rsidRPr="002B64BD" w:rsidRDefault="00364FFE" w:rsidP="00364F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Provide professional learning opportunities in classic oceanographic techniques</w:t>
      </w:r>
    </w:p>
    <w:p w14:paraId="28F1BFFD" w14:textId="571FE1C3" w:rsidR="00A679D0" w:rsidRPr="002B64BD" w:rsidRDefault="00A679D0" w:rsidP="00364F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P</w:t>
      </w:r>
      <w:r w:rsidR="00364FFE" w:rsidRPr="002B64BD">
        <w:rPr>
          <w:rFonts w:ascii="Times New Roman" w:hAnsi="Times New Roman" w:cs="Times New Roman"/>
          <w:sz w:val="24"/>
          <w:szCs w:val="24"/>
        </w:rPr>
        <w:t>romote on-campus research opportunities</w:t>
      </w:r>
      <w:r w:rsidRPr="002B64BD">
        <w:rPr>
          <w:rFonts w:ascii="Times New Roman" w:hAnsi="Times New Roman" w:cs="Times New Roman"/>
          <w:sz w:val="24"/>
          <w:szCs w:val="24"/>
        </w:rPr>
        <w:t xml:space="preserve"> across the environmental sciences</w:t>
      </w:r>
    </w:p>
    <w:p w14:paraId="7AB5F528" w14:textId="556728E6" w:rsidR="00AA4B7D" w:rsidRPr="002B64BD" w:rsidRDefault="00AA4B7D" w:rsidP="0096700F">
      <w:pPr>
        <w:pStyle w:val="Heading1"/>
      </w:pPr>
      <w:r w:rsidRPr="002B64BD">
        <w:t>Program goals (G)</w:t>
      </w:r>
      <w:r w:rsidR="003D33EC" w:rsidRPr="002B64BD">
        <w:t>:</w:t>
      </w:r>
    </w:p>
    <w:p w14:paraId="1107EE33" w14:textId="1CE880CD" w:rsidR="00A679D0" w:rsidRPr="002B64BD" w:rsidRDefault="00A679D0" w:rsidP="00A67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 student empower</w:t>
      </w:r>
      <w:r w:rsidR="004C55F0">
        <w:rPr>
          <w:rFonts w:ascii="Times New Roman" w:hAnsi="Times New Roman" w:cs="Times New Roman"/>
          <w:sz w:val="24"/>
          <w:szCs w:val="24"/>
        </w:rPr>
        <w:t>ment</w:t>
      </w:r>
      <w:r w:rsidRPr="002B64BD">
        <w:rPr>
          <w:rFonts w:ascii="Times New Roman" w:hAnsi="Times New Roman" w:cs="Times New Roman"/>
          <w:sz w:val="24"/>
          <w:szCs w:val="24"/>
        </w:rPr>
        <w:t xml:space="preserve"> to perform discipline-specific work in their field</w:t>
      </w:r>
    </w:p>
    <w:p w14:paraId="7849C336" w14:textId="7FCDA367" w:rsidR="00A679D0" w:rsidRPr="002B64BD" w:rsidRDefault="00A679D0" w:rsidP="00A67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Increased student motivation to explore research opportunities and careers that involve fieldwork</w:t>
      </w:r>
    </w:p>
    <w:p w14:paraId="40D2E0A9" w14:textId="2FB72011" w:rsidR="00A679D0" w:rsidRPr="002B64BD" w:rsidRDefault="00A679D0" w:rsidP="00A67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Improve student coursework experience</w:t>
      </w:r>
      <w:r w:rsidR="00B67E4F">
        <w:rPr>
          <w:rFonts w:ascii="Times New Roman" w:hAnsi="Times New Roman" w:cs="Times New Roman"/>
          <w:sz w:val="24"/>
          <w:szCs w:val="24"/>
        </w:rPr>
        <w:t>s</w:t>
      </w:r>
    </w:p>
    <w:p w14:paraId="69517FD3" w14:textId="5847C08E" w:rsidR="00A679D0" w:rsidRPr="002B64BD" w:rsidRDefault="00A679D0" w:rsidP="00A679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 interdisciplinary engagement in field-based teaching and research experiences</w:t>
      </w:r>
    </w:p>
    <w:p w14:paraId="7E20B4D7" w14:textId="3F60C9DA" w:rsidR="00364FFE" w:rsidRPr="0096700F" w:rsidRDefault="00364FFE" w:rsidP="0096700F">
      <w:pPr>
        <w:pStyle w:val="Heading1"/>
      </w:pPr>
      <w:r w:rsidRPr="0096700F">
        <w:t>Program Description</w:t>
      </w:r>
      <w:r w:rsidR="001D3EC4" w:rsidRPr="0096700F">
        <w:t>:</w:t>
      </w:r>
    </w:p>
    <w:p w14:paraId="281703A7" w14:textId="7FB86996" w:rsidR="00364FFE" w:rsidRPr="002B64BD" w:rsidRDefault="00364FFE" w:rsidP="00364FFE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 xml:space="preserve">The evaluand is the </w:t>
      </w:r>
      <w:bookmarkStart w:id="1" w:name="_Hlk213753223"/>
      <w:r w:rsidR="00D9330D" w:rsidRPr="002B64BD">
        <w:rPr>
          <w:rFonts w:ascii="Times New Roman" w:hAnsi="Times New Roman" w:cs="Times New Roman"/>
          <w:sz w:val="24"/>
          <w:szCs w:val="24"/>
        </w:rPr>
        <w:t xml:space="preserve">TAMU Gardens In Focus </w:t>
      </w:r>
      <w:bookmarkEnd w:id="1"/>
      <w:r w:rsidR="00D9330D" w:rsidRPr="002B64BD">
        <w:rPr>
          <w:rFonts w:ascii="Times New Roman" w:hAnsi="Times New Roman" w:cs="Times New Roman"/>
          <w:sz w:val="24"/>
          <w:szCs w:val="24"/>
        </w:rPr>
        <w:t>(</w:t>
      </w:r>
      <w:commentRangeStart w:id="2"/>
      <w:commentRangeStart w:id="3"/>
      <w:del w:id="4" w:author="Hu, Sarah" w:date="2026-04-24T15:17:00Z" w16du:dateUtc="2026-04-24T20:17:00Z">
        <w:r w:rsidR="00D9330D" w:rsidRPr="002B64BD" w:rsidDel="00D14654">
          <w:rPr>
            <w:rFonts w:ascii="Times New Roman" w:hAnsi="Times New Roman" w:cs="Times New Roman"/>
            <w:sz w:val="24"/>
            <w:szCs w:val="24"/>
          </w:rPr>
          <w:delText>GiF</w:delText>
        </w:r>
      </w:del>
      <w:ins w:id="5" w:author="Hu, Sarah" w:date="2026-04-24T15:17:00Z" w16du:dateUtc="2026-04-24T20:17:00Z">
        <w:r w:rsidR="00D14654">
          <w:rPr>
            <w:rFonts w:ascii="Times New Roman" w:hAnsi="Times New Roman" w:cs="Times New Roman"/>
            <w:sz w:val="24"/>
            <w:szCs w:val="24"/>
          </w:rPr>
          <w:t>TGIF</w:t>
        </w:r>
      </w:ins>
      <w:commentRangeEnd w:id="2"/>
      <w:r w:rsidR="00D14654" w:rsidRPr="002B64BD">
        <w:rPr>
          <w:rStyle w:val="CommentReference"/>
          <w:rFonts w:ascii="Times New Roman" w:hAnsi="Times New Roman" w:cs="Times New Roman"/>
          <w:sz w:val="24"/>
          <w:szCs w:val="24"/>
        </w:rPr>
        <w:commentReference w:id="2"/>
      </w:r>
      <w:commentRangeEnd w:id="3"/>
      <w:r w:rsidR="00D14654" w:rsidRPr="002B64BD">
        <w:rPr>
          <w:rStyle w:val="CommentReference"/>
          <w:rFonts w:ascii="Times New Roman" w:hAnsi="Times New Roman" w:cs="Times New Roman"/>
          <w:sz w:val="24"/>
          <w:szCs w:val="24"/>
        </w:rPr>
        <w:commentReference w:id="3"/>
      </w:r>
      <w:r w:rsidR="00D9330D" w:rsidRPr="002B64BD">
        <w:rPr>
          <w:rFonts w:ascii="Times New Roman" w:hAnsi="Times New Roman" w:cs="Times New Roman"/>
          <w:sz w:val="24"/>
          <w:szCs w:val="24"/>
        </w:rPr>
        <w:t>)</w:t>
      </w:r>
      <w:r w:rsidRPr="002B64BD">
        <w:rPr>
          <w:rFonts w:ascii="Times New Roman" w:hAnsi="Times New Roman" w:cs="Times New Roman"/>
          <w:sz w:val="24"/>
          <w:szCs w:val="24"/>
        </w:rPr>
        <w:t xml:space="preserve"> program. </w:t>
      </w:r>
      <w:r w:rsidR="00D9330D" w:rsidRPr="002B64BD">
        <w:rPr>
          <w:rFonts w:ascii="Times New Roman" w:hAnsi="Times New Roman" w:cs="Times New Roman"/>
          <w:sz w:val="24"/>
          <w:szCs w:val="24"/>
        </w:rPr>
        <w:t xml:space="preserve">TAMU GiF </w:t>
      </w:r>
      <w:r w:rsidR="002B3ACE" w:rsidRPr="002B64BD">
        <w:rPr>
          <w:rFonts w:ascii="Times New Roman" w:hAnsi="Times New Roman" w:cs="Times New Roman"/>
          <w:sz w:val="24"/>
          <w:szCs w:val="24"/>
        </w:rPr>
        <w:t>program is a</w:t>
      </w:r>
      <w:r w:rsidR="0079773E" w:rsidRPr="002B64BD">
        <w:rPr>
          <w:rFonts w:ascii="Times New Roman" w:hAnsi="Times New Roman" w:cs="Times New Roman"/>
          <w:sz w:val="24"/>
          <w:szCs w:val="24"/>
        </w:rPr>
        <w:t xml:space="preserve"> time-series </w:t>
      </w:r>
      <w:r w:rsidR="004F3A95" w:rsidRPr="002B64BD">
        <w:rPr>
          <w:rFonts w:ascii="Times New Roman" w:hAnsi="Times New Roman" w:cs="Times New Roman"/>
          <w:sz w:val="24"/>
          <w:szCs w:val="24"/>
        </w:rPr>
        <w:t xml:space="preserve">sampling </w:t>
      </w:r>
      <w:r w:rsidR="0079773E" w:rsidRPr="002B64BD">
        <w:rPr>
          <w:rFonts w:ascii="Times New Roman" w:hAnsi="Times New Roman" w:cs="Times New Roman"/>
          <w:sz w:val="24"/>
          <w:szCs w:val="24"/>
        </w:rPr>
        <w:t xml:space="preserve">project </w:t>
      </w:r>
      <w:r w:rsidR="004F3A95" w:rsidRPr="002B64BD">
        <w:rPr>
          <w:rFonts w:ascii="Times New Roman" w:hAnsi="Times New Roman" w:cs="Times New Roman"/>
          <w:sz w:val="24"/>
          <w:szCs w:val="24"/>
        </w:rPr>
        <w:t xml:space="preserve">that includes a convergence of </w:t>
      </w:r>
      <w:r w:rsidR="00BE676B" w:rsidRPr="002B64BD">
        <w:rPr>
          <w:rFonts w:ascii="Times New Roman" w:hAnsi="Times New Roman" w:cs="Times New Roman"/>
          <w:sz w:val="24"/>
          <w:szCs w:val="24"/>
        </w:rPr>
        <w:t>field-based teaching and research experiences</w:t>
      </w:r>
      <w:ins w:id="6" w:author="Hu, Sarah" w:date="2026-04-24T15:18:00Z" w16du:dateUtc="2026-04-24T20:18:00Z">
        <w:r w:rsidR="00D14654">
          <w:rPr>
            <w:rFonts w:ascii="Times New Roman" w:hAnsi="Times New Roman" w:cs="Times New Roman"/>
            <w:sz w:val="24"/>
            <w:szCs w:val="24"/>
          </w:rPr>
          <w:t xml:space="preserve"> on campus</w:t>
        </w:r>
      </w:ins>
      <w:r w:rsidR="004F3A95" w:rsidRPr="002B64BD">
        <w:rPr>
          <w:rFonts w:ascii="Times New Roman" w:hAnsi="Times New Roman" w:cs="Times New Roman"/>
          <w:sz w:val="24"/>
          <w:szCs w:val="24"/>
        </w:rPr>
        <w:t xml:space="preserve">. </w:t>
      </w:r>
      <w:r w:rsidRPr="002B64BD">
        <w:rPr>
          <w:rFonts w:ascii="Times New Roman" w:hAnsi="Times New Roman" w:cs="Times New Roman"/>
          <w:sz w:val="24"/>
          <w:szCs w:val="24"/>
        </w:rPr>
        <w:t xml:space="preserve">The mission of the </w:t>
      </w:r>
      <w:r w:rsidR="003D33EC" w:rsidRPr="002B64BD">
        <w:rPr>
          <w:rFonts w:ascii="Times New Roman" w:hAnsi="Times New Roman" w:cs="Times New Roman"/>
          <w:sz w:val="24"/>
          <w:szCs w:val="24"/>
        </w:rPr>
        <w:t>TAMU GiF</w:t>
      </w:r>
      <w:r w:rsidRPr="002B64BD">
        <w:rPr>
          <w:rFonts w:ascii="Times New Roman" w:hAnsi="Times New Roman" w:cs="Times New Roman"/>
          <w:sz w:val="24"/>
          <w:szCs w:val="24"/>
        </w:rPr>
        <w:t xml:space="preserve"> program is to </w:t>
      </w:r>
      <w:r w:rsidR="003D33EC" w:rsidRPr="002B64BD">
        <w:rPr>
          <w:rFonts w:ascii="Times New Roman" w:hAnsi="Times New Roman" w:cs="Times New Roman"/>
          <w:sz w:val="24"/>
          <w:szCs w:val="24"/>
        </w:rPr>
        <w:t>broaden the participation of students in the fields of geoscience and environmental sciences</w:t>
      </w:r>
      <w:r w:rsidRPr="002B64BD">
        <w:rPr>
          <w:rFonts w:ascii="Times New Roman" w:hAnsi="Times New Roman" w:cs="Times New Roman"/>
          <w:sz w:val="24"/>
          <w:szCs w:val="24"/>
        </w:rPr>
        <w:t xml:space="preserve">. The anticipated impact of </w:t>
      </w:r>
      <w:r w:rsidR="00C35675" w:rsidRPr="002B64BD">
        <w:rPr>
          <w:rFonts w:ascii="Times New Roman" w:hAnsi="Times New Roman" w:cs="Times New Roman"/>
          <w:sz w:val="24"/>
          <w:szCs w:val="24"/>
        </w:rPr>
        <w:t>TAMU GiF</w:t>
      </w:r>
      <w:r w:rsidRPr="002B64BD">
        <w:rPr>
          <w:rFonts w:ascii="Times New Roman" w:hAnsi="Times New Roman" w:cs="Times New Roman"/>
          <w:sz w:val="24"/>
          <w:szCs w:val="24"/>
        </w:rPr>
        <w:t xml:space="preserve"> is </w:t>
      </w:r>
      <w:r w:rsidR="0054076D" w:rsidRPr="002B64BD">
        <w:rPr>
          <w:rFonts w:ascii="Times New Roman" w:hAnsi="Times New Roman" w:cs="Times New Roman"/>
          <w:sz w:val="24"/>
          <w:szCs w:val="24"/>
        </w:rPr>
        <w:t xml:space="preserve">to </w:t>
      </w:r>
      <w:r w:rsidR="00C35675" w:rsidRPr="002B64BD">
        <w:rPr>
          <w:rFonts w:ascii="Times New Roman" w:hAnsi="Times New Roman" w:cs="Times New Roman"/>
          <w:sz w:val="24"/>
          <w:szCs w:val="24"/>
        </w:rPr>
        <w:t xml:space="preserve">fulfill an existing gap in access and exposure to </w:t>
      </w:r>
      <w:ins w:id="7" w:author="Hu, Sarah" w:date="2026-04-24T15:36:00Z" w16du:dateUtc="2026-04-24T20:36:00Z">
        <w:r w:rsidR="000A3C10">
          <w:rPr>
            <w:rFonts w:ascii="Times New Roman" w:hAnsi="Times New Roman" w:cs="Times New Roman"/>
            <w:sz w:val="24"/>
            <w:szCs w:val="24"/>
          </w:rPr>
          <w:t xml:space="preserve">hands-on </w:t>
        </w:r>
      </w:ins>
      <w:r w:rsidR="00C35675" w:rsidRPr="002B64BD">
        <w:rPr>
          <w:rFonts w:ascii="Times New Roman" w:hAnsi="Times New Roman" w:cs="Times New Roman"/>
          <w:sz w:val="24"/>
          <w:szCs w:val="24"/>
        </w:rPr>
        <w:t xml:space="preserve">fieldwork across several disciplines for young scholars. </w:t>
      </w:r>
      <w:r w:rsidRPr="002B64BD">
        <w:rPr>
          <w:rFonts w:ascii="Times New Roman" w:hAnsi="Times New Roman" w:cs="Times New Roman"/>
          <w:sz w:val="24"/>
          <w:szCs w:val="24"/>
        </w:rPr>
        <w:t xml:space="preserve">To this end, </w:t>
      </w:r>
      <w:r w:rsidR="00B2412B" w:rsidRPr="002B64BD">
        <w:rPr>
          <w:rFonts w:ascii="Times New Roman" w:hAnsi="Times New Roman" w:cs="Times New Roman"/>
          <w:sz w:val="24"/>
          <w:szCs w:val="24"/>
        </w:rPr>
        <w:t>four</w:t>
      </w:r>
      <w:r w:rsidRPr="002B64BD">
        <w:rPr>
          <w:rFonts w:ascii="Times New Roman" w:hAnsi="Times New Roman" w:cs="Times New Roman"/>
          <w:sz w:val="24"/>
          <w:szCs w:val="24"/>
        </w:rPr>
        <w:t xml:space="preserve"> long-term project goals related to </w:t>
      </w:r>
      <w:r w:rsidR="001D3EC4" w:rsidRPr="002B64BD">
        <w:rPr>
          <w:rFonts w:ascii="Times New Roman" w:hAnsi="Times New Roman" w:cs="Times New Roman"/>
          <w:sz w:val="24"/>
          <w:szCs w:val="24"/>
        </w:rPr>
        <w:t xml:space="preserve">closing the gap in access and exposure to fieldwork </w:t>
      </w:r>
      <w:r w:rsidRPr="002B64BD">
        <w:rPr>
          <w:rFonts w:ascii="Times New Roman" w:hAnsi="Times New Roman" w:cs="Times New Roman"/>
          <w:sz w:val="24"/>
          <w:szCs w:val="24"/>
        </w:rPr>
        <w:t>guide the project's efforts:</w:t>
      </w:r>
    </w:p>
    <w:p w14:paraId="4E1E84B5" w14:textId="6B7FA04E" w:rsidR="00B2412B" w:rsidRPr="002B64BD" w:rsidRDefault="00B2412B" w:rsidP="00B24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 student empower</w:t>
      </w:r>
      <w:r w:rsidR="004910A7">
        <w:rPr>
          <w:rFonts w:ascii="Times New Roman" w:hAnsi="Times New Roman" w:cs="Times New Roman"/>
          <w:sz w:val="24"/>
          <w:szCs w:val="24"/>
        </w:rPr>
        <w:t>ment</w:t>
      </w:r>
      <w:r w:rsidRPr="002B64BD">
        <w:rPr>
          <w:rFonts w:ascii="Times New Roman" w:hAnsi="Times New Roman" w:cs="Times New Roman"/>
          <w:sz w:val="24"/>
          <w:szCs w:val="24"/>
        </w:rPr>
        <w:t xml:space="preserve"> to perform discipline-specific work in their field</w:t>
      </w:r>
    </w:p>
    <w:p w14:paraId="03D5E042" w14:textId="77777777" w:rsidR="00B2412B" w:rsidRPr="002B64BD" w:rsidRDefault="00B2412B" w:rsidP="00B24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Increased student motivation to explore research opportunities and careers that involve fieldwork</w:t>
      </w:r>
    </w:p>
    <w:p w14:paraId="3F0908E9" w14:textId="77777777" w:rsidR="00B2412B" w:rsidRPr="002B64BD" w:rsidRDefault="00B2412B" w:rsidP="00B24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Improve student perceptions of their coursework experience</w:t>
      </w:r>
    </w:p>
    <w:p w14:paraId="58A7B0AE" w14:textId="77777777" w:rsidR="00B2412B" w:rsidRPr="002B64BD" w:rsidRDefault="00B2412B" w:rsidP="00B241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>Increase interdisciplinary engagement in field-based teaching and research experiences</w:t>
      </w:r>
    </w:p>
    <w:p w14:paraId="73A400F7" w14:textId="2F463F8C" w:rsidR="00863E02" w:rsidRPr="002B64BD" w:rsidRDefault="00364FFE" w:rsidP="00EA2BA7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t xml:space="preserve">The primary </w:t>
      </w:r>
      <w:r w:rsidR="00EA2BA7" w:rsidRPr="002B64BD">
        <w:rPr>
          <w:rFonts w:ascii="Times New Roman" w:hAnsi="Times New Roman" w:cs="Times New Roman"/>
          <w:sz w:val="24"/>
          <w:szCs w:val="24"/>
        </w:rPr>
        <w:t xml:space="preserve">TAMU GiF </w:t>
      </w:r>
      <w:r w:rsidRPr="002B64BD">
        <w:rPr>
          <w:rFonts w:ascii="Times New Roman" w:hAnsi="Times New Roman" w:cs="Times New Roman"/>
          <w:sz w:val="24"/>
          <w:szCs w:val="24"/>
        </w:rPr>
        <w:t>implementation strategies include</w:t>
      </w:r>
      <w:r w:rsidR="00A663B8" w:rsidRPr="002B64BD">
        <w:rPr>
          <w:rFonts w:ascii="Times New Roman" w:hAnsi="Times New Roman" w:cs="Times New Roman"/>
          <w:sz w:val="24"/>
          <w:szCs w:val="24"/>
        </w:rPr>
        <w:t>:</w:t>
      </w:r>
      <w:r w:rsidRPr="002B64BD">
        <w:rPr>
          <w:rFonts w:ascii="Times New Roman" w:hAnsi="Times New Roman" w:cs="Times New Roman"/>
          <w:sz w:val="24"/>
          <w:szCs w:val="24"/>
        </w:rPr>
        <w:t xml:space="preserve"> </w:t>
      </w:r>
      <w:r w:rsidR="00CA329E" w:rsidRPr="002B64BD">
        <w:rPr>
          <w:rFonts w:ascii="Times New Roman" w:hAnsi="Times New Roman" w:cs="Times New Roman"/>
          <w:sz w:val="24"/>
          <w:szCs w:val="24"/>
        </w:rPr>
        <w:t>(a) e</w:t>
      </w:r>
      <w:r w:rsidR="00EA2BA7" w:rsidRPr="002B64BD">
        <w:rPr>
          <w:rFonts w:ascii="Times New Roman" w:hAnsi="Times New Roman" w:cs="Times New Roman"/>
          <w:sz w:val="24"/>
          <w:szCs w:val="24"/>
        </w:rPr>
        <w:t>stablish</w:t>
      </w:r>
      <w:r w:rsidR="00CA329E" w:rsidRPr="002B64BD">
        <w:rPr>
          <w:rFonts w:ascii="Times New Roman" w:hAnsi="Times New Roman" w:cs="Times New Roman"/>
          <w:sz w:val="24"/>
          <w:szCs w:val="24"/>
        </w:rPr>
        <w:t>ing</w:t>
      </w:r>
      <w:r w:rsidR="00EA2BA7" w:rsidRPr="002B64BD">
        <w:rPr>
          <w:rFonts w:ascii="Times New Roman" w:hAnsi="Times New Roman" w:cs="Times New Roman"/>
          <w:sz w:val="24"/>
          <w:szCs w:val="24"/>
        </w:rPr>
        <w:t xml:space="preserve"> and manag</w:t>
      </w:r>
      <w:r w:rsidR="00CA329E" w:rsidRPr="002B64BD">
        <w:rPr>
          <w:rFonts w:ascii="Times New Roman" w:hAnsi="Times New Roman" w:cs="Times New Roman"/>
          <w:sz w:val="24"/>
          <w:szCs w:val="24"/>
        </w:rPr>
        <w:t>ing</w:t>
      </w:r>
      <w:r w:rsidR="00EA2BA7" w:rsidRPr="002B64BD">
        <w:rPr>
          <w:rFonts w:ascii="Times New Roman" w:hAnsi="Times New Roman" w:cs="Times New Roman"/>
          <w:sz w:val="24"/>
          <w:szCs w:val="24"/>
        </w:rPr>
        <w:t xml:space="preserve"> a time-series program on-campus</w:t>
      </w:r>
      <w:r w:rsidR="00CA329E" w:rsidRPr="002B64BD">
        <w:rPr>
          <w:rFonts w:ascii="Times New Roman" w:hAnsi="Times New Roman" w:cs="Times New Roman"/>
          <w:sz w:val="24"/>
          <w:szCs w:val="24"/>
        </w:rPr>
        <w:t xml:space="preserve">, (b) providing </w:t>
      </w:r>
      <w:r w:rsidR="00EA2BA7" w:rsidRPr="002B64BD">
        <w:rPr>
          <w:rFonts w:ascii="Times New Roman" w:hAnsi="Times New Roman" w:cs="Times New Roman"/>
          <w:sz w:val="24"/>
          <w:szCs w:val="24"/>
        </w:rPr>
        <w:t>professional learning opportunities in classic oceanographic techniques</w:t>
      </w:r>
      <w:r w:rsidR="00CA329E" w:rsidRPr="002B64BD">
        <w:rPr>
          <w:rFonts w:ascii="Times New Roman" w:hAnsi="Times New Roman" w:cs="Times New Roman"/>
          <w:sz w:val="24"/>
          <w:szCs w:val="24"/>
        </w:rPr>
        <w:t xml:space="preserve">, and </w:t>
      </w:r>
      <w:r w:rsidR="00CD018E">
        <w:rPr>
          <w:rFonts w:ascii="Times New Roman" w:hAnsi="Times New Roman" w:cs="Times New Roman"/>
          <w:sz w:val="24"/>
          <w:szCs w:val="24"/>
        </w:rPr>
        <w:t xml:space="preserve">(c) </w:t>
      </w:r>
      <w:r w:rsidR="00CA329E" w:rsidRPr="002B64BD">
        <w:rPr>
          <w:rFonts w:ascii="Times New Roman" w:hAnsi="Times New Roman" w:cs="Times New Roman"/>
          <w:sz w:val="24"/>
          <w:szCs w:val="24"/>
        </w:rPr>
        <w:t xml:space="preserve">promoting </w:t>
      </w:r>
      <w:r w:rsidR="00EA2BA7" w:rsidRPr="002B64BD">
        <w:rPr>
          <w:rFonts w:ascii="Times New Roman" w:hAnsi="Times New Roman" w:cs="Times New Roman"/>
          <w:sz w:val="24"/>
          <w:szCs w:val="24"/>
        </w:rPr>
        <w:t>on-campus research opportunities across the environmental sciences</w:t>
      </w:r>
      <w:r w:rsidRPr="002B64BD">
        <w:rPr>
          <w:rFonts w:ascii="Times New Roman" w:hAnsi="Times New Roman" w:cs="Times New Roman"/>
          <w:sz w:val="24"/>
          <w:szCs w:val="24"/>
        </w:rPr>
        <w:t>.</w:t>
      </w:r>
    </w:p>
    <w:p w14:paraId="7B762049" w14:textId="0E0A0687" w:rsidR="00A663B8" w:rsidRPr="002B64BD" w:rsidRDefault="00A663B8" w:rsidP="0096700F">
      <w:pPr>
        <w:pStyle w:val="Heading1"/>
      </w:pPr>
      <w:r w:rsidRPr="002B64BD">
        <w:t>Evaluation</w:t>
      </w:r>
      <w:r w:rsidR="00F92ED9" w:rsidRPr="002B64BD">
        <w:t xml:space="preserve"> </w:t>
      </w:r>
      <w:r w:rsidR="00D628FE">
        <w:t>Plan</w:t>
      </w:r>
      <w:r w:rsidRPr="002B64BD">
        <w:t>:</w:t>
      </w:r>
    </w:p>
    <w:p w14:paraId="2D47373D" w14:textId="20159A96" w:rsidR="00A663B8" w:rsidRPr="002B64BD" w:rsidRDefault="006E78AE" w:rsidP="00EA2BA7">
      <w:pPr>
        <w:rPr>
          <w:rFonts w:ascii="Times New Roman" w:hAnsi="Times New Roman" w:cs="Times New Roman"/>
          <w:sz w:val="24"/>
          <w:szCs w:val="24"/>
        </w:rPr>
      </w:pPr>
      <w:r w:rsidRPr="002B64BD">
        <w:rPr>
          <w:rFonts w:ascii="Times New Roman" w:hAnsi="Times New Roman" w:cs="Times New Roman"/>
          <w:sz w:val="24"/>
          <w:szCs w:val="24"/>
        </w:rPr>
        <w:lastRenderedPageBreak/>
        <w:t>The overall purpose of this evaluation is to support annual reporting and continuous program improvement</w:t>
      </w:r>
      <w:r w:rsidR="001E6481">
        <w:rPr>
          <w:rFonts w:ascii="Times New Roman" w:hAnsi="Times New Roman" w:cs="Times New Roman"/>
          <w:sz w:val="24"/>
          <w:szCs w:val="24"/>
        </w:rPr>
        <w:t xml:space="preserve"> for the TAMU GiF program</w:t>
      </w:r>
      <w:r w:rsidRPr="002B64BD">
        <w:rPr>
          <w:rFonts w:ascii="Times New Roman" w:hAnsi="Times New Roman" w:cs="Times New Roman"/>
          <w:sz w:val="24"/>
          <w:szCs w:val="24"/>
        </w:rPr>
        <w:t xml:space="preserve">. 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The external evaluator will </w:t>
      </w:r>
      <w:r w:rsidR="00740E06" w:rsidRPr="002B64BD">
        <w:rPr>
          <w:rFonts w:ascii="Times New Roman" w:hAnsi="Times New Roman" w:cs="Times New Roman"/>
          <w:sz w:val="24"/>
          <w:szCs w:val="24"/>
        </w:rPr>
        <w:t xml:space="preserve">measure </w:t>
      </w:r>
      <w:r w:rsidR="00F92ED9" w:rsidRPr="002B64BD">
        <w:rPr>
          <w:rFonts w:ascii="Times New Roman" w:hAnsi="Times New Roman" w:cs="Times New Roman"/>
          <w:sz w:val="24"/>
          <w:szCs w:val="24"/>
        </w:rPr>
        <w:t>qualitative and quantitative aspects of the project implementation and goals</w:t>
      </w:r>
      <w:r w:rsidR="0058042F">
        <w:rPr>
          <w:rFonts w:ascii="Times New Roman" w:hAnsi="Times New Roman" w:cs="Times New Roman"/>
          <w:sz w:val="24"/>
          <w:szCs w:val="24"/>
        </w:rPr>
        <w:t xml:space="preserve"> using program records and a post-experience participant survey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. </w:t>
      </w:r>
      <w:r w:rsidR="00D53978" w:rsidRPr="002B64BD">
        <w:rPr>
          <w:rFonts w:ascii="Times New Roman" w:hAnsi="Times New Roman" w:cs="Times New Roman"/>
          <w:sz w:val="24"/>
          <w:szCs w:val="24"/>
        </w:rPr>
        <w:t>F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ormative evaluation activities will verify the extent to which the program </w:t>
      </w:r>
      <w:r w:rsidR="00D53978" w:rsidRPr="002B64BD">
        <w:rPr>
          <w:rFonts w:ascii="Times New Roman" w:hAnsi="Times New Roman" w:cs="Times New Roman"/>
          <w:sz w:val="24"/>
          <w:szCs w:val="24"/>
        </w:rPr>
        <w:t>was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 implemented as planned</w:t>
      </w:r>
      <w:r w:rsidR="00897A0E" w:rsidRPr="002B64BD">
        <w:rPr>
          <w:rFonts w:ascii="Times New Roman" w:hAnsi="Times New Roman" w:cs="Times New Roman"/>
          <w:sz w:val="24"/>
          <w:szCs w:val="24"/>
        </w:rPr>
        <w:t xml:space="preserve"> (</w:t>
      </w:r>
      <w:r w:rsidR="00327732" w:rsidRPr="002B64BD">
        <w:rPr>
          <w:rFonts w:ascii="Times New Roman" w:hAnsi="Times New Roman" w:cs="Times New Roman"/>
          <w:sz w:val="24"/>
          <w:szCs w:val="24"/>
        </w:rPr>
        <w:t xml:space="preserve">e.g., on-campus time-series program, </w:t>
      </w:r>
      <w:r w:rsidR="00116117" w:rsidRPr="002B64BD">
        <w:rPr>
          <w:rFonts w:ascii="Times New Roman" w:hAnsi="Times New Roman" w:cs="Times New Roman"/>
          <w:sz w:val="24"/>
          <w:szCs w:val="24"/>
        </w:rPr>
        <w:t xml:space="preserve">professional learning experiences, </w:t>
      </w:r>
      <w:r w:rsidR="006F7973" w:rsidRPr="002B64BD">
        <w:rPr>
          <w:rFonts w:ascii="Times New Roman" w:hAnsi="Times New Roman" w:cs="Times New Roman"/>
          <w:sz w:val="24"/>
          <w:szCs w:val="24"/>
        </w:rPr>
        <w:t>interdisciplinary engagement)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. Summative evaluation will measure </w:t>
      </w:r>
      <w:r w:rsidR="005E46C9" w:rsidRPr="002B64BD">
        <w:rPr>
          <w:rFonts w:ascii="Times New Roman" w:hAnsi="Times New Roman" w:cs="Times New Roman"/>
          <w:sz w:val="24"/>
          <w:szCs w:val="24"/>
        </w:rPr>
        <w:t>progress towards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 achieving </w:t>
      </w:r>
      <w:r w:rsidR="005E46C9" w:rsidRPr="002B64BD">
        <w:rPr>
          <w:rFonts w:ascii="Times New Roman" w:hAnsi="Times New Roman" w:cs="Times New Roman"/>
          <w:sz w:val="24"/>
          <w:szCs w:val="24"/>
        </w:rPr>
        <w:t>program</w:t>
      </w:r>
      <w:r w:rsidR="00F92ED9" w:rsidRPr="002B64BD">
        <w:rPr>
          <w:rFonts w:ascii="Times New Roman" w:hAnsi="Times New Roman" w:cs="Times New Roman"/>
          <w:sz w:val="24"/>
          <w:szCs w:val="24"/>
        </w:rPr>
        <w:t xml:space="preserve"> goals</w:t>
      </w:r>
      <w:r w:rsidR="00C23FAF" w:rsidRPr="002B64BD">
        <w:rPr>
          <w:rFonts w:ascii="Times New Roman" w:hAnsi="Times New Roman" w:cs="Times New Roman"/>
          <w:sz w:val="24"/>
          <w:szCs w:val="24"/>
        </w:rPr>
        <w:t xml:space="preserve"> (e.g., student empowerment, motivation, and coursework experiences; interdisciplinary engagement)</w:t>
      </w:r>
      <w:r w:rsidR="00F92ED9" w:rsidRPr="002B64BD">
        <w:rPr>
          <w:rFonts w:ascii="Times New Roman" w:hAnsi="Times New Roman" w:cs="Times New Roman"/>
          <w:sz w:val="24"/>
          <w:szCs w:val="24"/>
        </w:rPr>
        <w:t>.</w:t>
      </w:r>
      <w:r w:rsidR="00F35265" w:rsidRPr="002B64BD">
        <w:rPr>
          <w:rFonts w:ascii="Times New Roman" w:hAnsi="Times New Roman" w:cs="Times New Roman"/>
          <w:sz w:val="24"/>
          <w:szCs w:val="24"/>
        </w:rPr>
        <w:t xml:space="preserve"> </w:t>
      </w:r>
      <w:r w:rsidR="000148AE">
        <w:rPr>
          <w:rFonts w:ascii="Times New Roman" w:hAnsi="Times New Roman" w:cs="Times New Roman"/>
          <w:sz w:val="24"/>
          <w:szCs w:val="24"/>
        </w:rPr>
        <w:t>Figure</w:t>
      </w:r>
      <w:r w:rsidR="00F35265" w:rsidRPr="002B64BD">
        <w:rPr>
          <w:rFonts w:ascii="Times New Roman" w:hAnsi="Times New Roman" w:cs="Times New Roman"/>
          <w:sz w:val="24"/>
          <w:szCs w:val="24"/>
        </w:rPr>
        <w:t xml:space="preserve"> 1 </w:t>
      </w:r>
      <w:r w:rsidR="004F7C1F" w:rsidRPr="002B64BD">
        <w:rPr>
          <w:rFonts w:ascii="Times New Roman" w:hAnsi="Times New Roman" w:cs="Times New Roman"/>
          <w:sz w:val="24"/>
          <w:szCs w:val="24"/>
        </w:rPr>
        <w:t>shows the logic model guiding the evaluation.</w:t>
      </w:r>
    </w:p>
    <w:p w14:paraId="45420E93" w14:textId="0362B43C" w:rsidR="004F7C1F" w:rsidRDefault="000148AE" w:rsidP="004F7C1F">
      <w:pPr>
        <w:pStyle w:val="Caption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Figure</w:t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Table \* ARABIC </w:instrText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4F7C1F" w:rsidRPr="00A2082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="004F7C1F"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</w:p>
    <w:p w14:paraId="4B867F04" w14:textId="15CDBDF0" w:rsidR="00856C5F" w:rsidRPr="00856C5F" w:rsidRDefault="00856C5F" w:rsidP="00856C5F">
      <w:pPr>
        <w:pStyle w:val="Caption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6C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TAMU Gardens </w:t>
      </w:r>
      <w:r w:rsidR="004B71CE" w:rsidRPr="00856C5F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Pr="00856C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Focus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Logic </w:t>
      </w:r>
      <w:commentRangeStart w:id="8"/>
      <w:r>
        <w:rPr>
          <w:rFonts w:ascii="Times New Roman" w:hAnsi="Times New Roman" w:cs="Times New Roman"/>
          <w:color w:val="000000" w:themeColor="text1"/>
          <w:sz w:val="24"/>
          <w:szCs w:val="24"/>
        </w:rPr>
        <w:t>Model</w:t>
      </w:r>
      <w:commentRangeEnd w:id="8"/>
      <w:r w:rsidR="00171382" w:rsidRPr="00856C5F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8"/>
      </w:r>
    </w:p>
    <w:p w14:paraId="7DF6D957" w14:textId="3CC39773" w:rsidR="00364FFE" w:rsidRPr="00482FEC" w:rsidRDefault="00C54FA8" w:rsidP="00364F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95FD35" wp14:editId="391969DA">
            <wp:extent cx="5943600" cy="4796790"/>
            <wp:effectExtent l="0" t="0" r="0" b="3810"/>
            <wp:docPr id="1164459404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59404" name="Picture 1" descr="A close-up of a char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4C9B" w14:textId="7786AF5B" w:rsidR="00482FEC" w:rsidRPr="00482FEC" w:rsidRDefault="00482FEC" w:rsidP="00482FEC">
      <w:pPr>
        <w:rPr>
          <w:rFonts w:ascii="Times New Roman" w:hAnsi="Times New Roman" w:cs="Times New Roman"/>
          <w:sz w:val="24"/>
          <w:szCs w:val="24"/>
        </w:rPr>
      </w:pPr>
      <w:r w:rsidRPr="00482FEC">
        <w:rPr>
          <w:rFonts w:ascii="Times New Roman" w:hAnsi="Times New Roman" w:cs="Times New Roman"/>
          <w:sz w:val="24"/>
          <w:szCs w:val="24"/>
        </w:rPr>
        <w:t xml:space="preserve">Table </w:t>
      </w:r>
      <w:r w:rsidR="000148AE">
        <w:rPr>
          <w:rFonts w:ascii="Times New Roman" w:hAnsi="Times New Roman" w:cs="Times New Roman"/>
          <w:sz w:val="24"/>
          <w:szCs w:val="24"/>
        </w:rPr>
        <w:t>1</w:t>
      </w:r>
      <w:r w:rsidRPr="00482FEC">
        <w:rPr>
          <w:rFonts w:ascii="Times New Roman" w:hAnsi="Times New Roman" w:cs="Times New Roman"/>
          <w:sz w:val="24"/>
          <w:szCs w:val="24"/>
        </w:rPr>
        <w:t xml:space="preserve"> illustrates how each suggested evaluation question is aligned with </w:t>
      </w:r>
      <w:r w:rsidR="002950F9">
        <w:rPr>
          <w:rFonts w:ascii="Times New Roman" w:hAnsi="Times New Roman" w:cs="Times New Roman"/>
          <w:sz w:val="24"/>
          <w:szCs w:val="24"/>
        </w:rPr>
        <w:t>data collection</w:t>
      </w:r>
      <w:r w:rsidRPr="00482FEC">
        <w:rPr>
          <w:rFonts w:ascii="Times New Roman" w:hAnsi="Times New Roman" w:cs="Times New Roman"/>
          <w:sz w:val="24"/>
          <w:szCs w:val="24"/>
        </w:rPr>
        <w:t>. The overarching questions guiding the evaluation are:</w:t>
      </w:r>
    </w:p>
    <w:p w14:paraId="10499434" w14:textId="281764E5" w:rsidR="00482FEC" w:rsidRPr="008B158A" w:rsidRDefault="00482FEC" w:rsidP="008B15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158A">
        <w:rPr>
          <w:rFonts w:ascii="Times New Roman" w:hAnsi="Times New Roman" w:cs="Times New Roman"/>
          <w:sz w:val="24"/>
          <w:szCs w:val="24"/>
        </w:rPr>
        <w:t xml:space="preserve">To what extent was the </w:t>
      </w:r>
      <w:r w:rsidR="008B158A" w:rsidRPr="008B158A">
        <w:rPr>
          <w:rFonts w:ascii="Times New Roman" w:hAnsi="Times New Roman" w:cs="Times New Roman"/>
          <w:sz w:val="24"/>
          <w:szCs w:val="24"/>
        </w:rPr>
        <w:t xml:space="preserve">TAMU GiF </w:t>
      </w:r>
      <w:r w:rsidRPr="008B158A">
        <w:rPr>
          <w:rFonts w:ascii="Times New Roman" w:hAnsi="Times New Roman" w:cs="Times New Roman"/>
          <w:sz w:val="24"/>
          <w:szCs w:val="24"/>
        </w:rPr>
        <w:t>program implemented as designed?</w:t>
      </w:r>
    </w:p>
    <w:p w14:paraId="71C743B6" w14:textId="52185D60" w:rsidR="00482FEC" w:rsidRPr="008B158A" w:rsidRDefault="00482FEC" w:rsidP="008B15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158A">
        <w:rPr>
          <w:rFonts w:ascii="Times New Roman" w:hAnsi="Times New Roman" w:cs="Times New Roman"/>
          <w:sz w:val="24"/>
          <w:szCs w:val="24"/>
        </w:rPr>
        <w:t xml:space="preserve">To what extent were the </w:t>
      </w:r>
      <w:r w:rsidR="008B158A" w:rsidRPr="008B158A">
        <w:rPr>
          <w:rFonts w:ascii="Times New Roman" w:hAnsi="Times New Roman" w:cs="Times New Roman"/>
          <w:sz w:val="24"/>
          <w:szCs w:val="24"/>
        </w:rPr>
        <w:t xml:space="preserve">TAMU GiF </w:t>
      </w:r>
      <w:r w:rsidRPr="008B158A">
        <w:rPr>
          <w:rFonts w:ascii="Times New Roman" w:hAnsi="Times New Roman" w:cs="Times New Roman"/>
          <w:sz w:val="24"/>
          <w:szCs w:val="24"/>
        </w:rPr>
        <w:t>goals achieved?</w:t>
      </w:r>
    </w:p>
    <w:p w14:paraId="047D9F7F" w14:textId="0BB2455B" w:rsidR="00482FEC" w:rsidRPr="008B158A" w:rsidRDefault="00482FEC" w:rsidP="008B15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158A">
        <w:rPr>
          <w:rFonts w:ascii="Times New Roman" w:hAnsi="Times New Roman" w:cs="Times New Roman"/>
          <w:sz w:val="24"/>
          <w:szCs w:val="24"/>
        </w:rPr>
        <w:lastRenderedPageBreak/>
        <w:t>What unanticipated outcomes emerged as a result of the project?</w:t>
      </w:r>
    </w:p>
    <w:p w14:paraId="625C80B5" w14:textId="43703C4D" w:rsidR="00482FEC" w:rsidRPr="008B158A" w:rsidRDefault="00482FEC" w:rsidP="008B15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158A">
        <w:rPr>
          <w:rFonts w:ascii="Times New Roman" w:hAnsi="Times New Roman" w:cs="Times New Roman"/>
          <w:sz w:val="24"/>
          <w:szCs w:val="24"/>
        </w:rPr>
        <w:t>What is transferable, replicable, and scalable as a result of the project?</w:t>
      </w:r>
    </w:p>
    <w:p w14:paraId="11C29B17" w14:textId="7ABF3CD5" w:rsidR="00482FEC" w:rsidRPr="00A20823" w:rsidRDefault="00482FEC" w:rsidP="00482FEC">
      <w:pPr>
        <w:pStyle w:val="Caption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07377673"/>
      <w:r w:rsidRPr="00A208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 </w:t>
      </w:r>
      <w:bookmarkEnd w:id="9"/>
      <w:r w:rsidR="000148A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71C47414" w14:textId="77777777" w:rsidR="00482FEC" w:rsidRPr="00A20823" w:rsidRDefault="00482FEC" w:rsidP="00482FEC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A2082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Proposed Evaluation Questions and Data Sources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76"/>
        <w:gridCol w:w="2038"/>
        <w:gridCol w:w="2036"/>
      </w:tblGrid>
      <w:tr w:rsidR="005335FB" w:rsidRPr="00482FEC" w14:paraId="30DDC9BC" w14:textId="1746D3AB" w:rsidTr="005335FB">
        <w:tc>
          <w:tcPr>
            <w:tcW w:w="2821" w:type="pct"/>
          </w:tcPr>
          <w:p w14:paraId="18A62259" w14:textId="77777777" w:rsidR="005335FB" w:rsidRPr="00482FEC" w:rsidRDefault="005335FB" w:rsidP="00DF23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 Questions</w:t>
            </w:r>
          </w:p>
        </w:tc>
        <w:tc>
          <w:tcPr>
            <w:tcW w:w="1090" w:type="pct"/>
          </w:tcPr>
          <w:p w14:paraId="38806635" w14:textId="77777777" w:rsidR="005335FB" w:rsidRPr="00482FEC" w:rsidRDefault="005335FB" w:rsidP="00DF23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2F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1089" w:type="pct"/>
          </w:tcPr>
          <w:p w14:paraId="13330D1B" w14:textId="327D968A" w:rsidR="005335FB" w:rsidRPr="00482FEC" w:rsidRDefault="005335FB" w:rsidP="00DF23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Indicator</w:t>
            </w:r>
          </w:p>
        </w:tc>
      </w:tr>
      <w:tr w:rsidR="005335FB" w:rsidRPr="00482FEC" w14:paraId="1FCFED22" w14:textId="70B00AAB" w:rsidTr="005335FB">
        <w:tc>
          <w:tcPr>
            <w:tcW w:w="5000" w:type="pct"/>
            <w:gridSpan w:val="3"/>
          </w:tcPr>
          <w:p w14:paraId="2C9640C0" w14:textId="38CE9567" w:rsidR="005335FB" w:rsidRDefault="005335FB" w:rsidP="00DF2373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I#1: </w:t>
            </w:r>
            <w:r w:rsidR="000D6EC9" w:rsidRPr="000D6EC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Establish and manage a time-series program on-campus</w:t>
            </w:r>
          </w:p>
        </w:tc>
      </w:tr>
      <w:tr w:rsidR="00CB0A09" w:rsidRPr="00482FEC" w14:paraId="3297FC67" w14:textId="3EA09EBF" w:rsidTr="005335FB">
        <w:tc>
          <w:tcPr>
            <w:tcW w:w="2821" w:type="pct"/>
          </w:tcPr>
          <w:p w14:paraId="06C8FF81" w14:textId="738FE0D6" w:rsidR="00CB0A09" w:rsidRPr="00482FEC" w:rsidRDefault="00A75BC8" w:rsidP="00CB0A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were </w:t>
            </w:r>
            <w:r w:rsidR="00CC031B">
              <w:rPr>
                <w:rFonts w:ascii="Times New Roman" w:hAnsi="Times New Roman" w:cs="Times New Roman"/>
                <w:sz w:val="24"/>
                <w:szCs w:val="24"/>
              </w:rPr>
              <w:t>field science experiences offered?</w:t>
            </w:r>
          </w:p>
        </w:tc>
        <w:tc>
          <w:tcPr>
            <w:tcW w:w="1090" w:type="pct"/>
          </w:tcPr>
          <w:p w14:paraId="67FEBCA5" w14:textId="589244AB" w:rsidR="00CB0A09" w:rsidRPr="00482FEC" w:rsidRDefault="00CB0A09" w:rsidP="00CB0A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32F6CF1E" w14:textId="7E61409D" w:rsidR="00CB0A09" w:rsidRPr="00482FEC" w:rsidRDefault="00CB0A09" w:rsidP="00CB0A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and type of field sampling events</w:t>
            </w:r>
          </w:p>
        </w:tc>
      </w:tr>
      <w:tr w:rsidR="00CC031B" w:rsidRPr="00482FEC" w14:paraId="37B087F7" w14:textId="231B8C24" w:rsidTr="005335FB">
        <w:tc>
          <w:tcPr>
            <w:tcW w:w="2821" w:type="pct"/>
          </w:tcPr>
          <w:p w14:paraId="0BBADBEE" w14:textId="3FFE97DC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were time-series </w:t>
            </w:r>
            <w:r w:rsidR="00660154">
              <w:rPr>
                <w:rFonts w:ascii="Times New Roman" w:hAnsi="Times New Roman" w:cs="Times New Roman"/>
                <w:sz w:val="24"/>
                <w:szCs w:val="24"/>
              </w:rPr>
              <w:t xml:space="preserve">analysis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experiences offered?</w:t>
            </w:r>
          </w:p>
        </w:tc>
        <w:tc>
          <w:tcPr>
            <w:tcW w:w="1090" w:type="pct"/>
          </w:tcPr>
          <w:p w14:paraId="1A93EB24" w14:textId="5BB0AAD8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72DC02B6" w14:textId="44FE2FB5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and type of samples compiled in the host website data base</w:t>
            </w:r>
          </w:p>
        </w:tc>
      </w:tr>
      <w:tr w:rsidR="00CC031B" w:rsidRPr="00482FEC" w14:paraId="6EF97051" w14:textId="650CD3CB" w:rsidTr="005335FB">
        <w:tc>
          <w:tcPr>
            <w:tcW w:w="5000" w:type="pct"/>
            <w:gridSpan w:val="3"/>
          </w:tcPr>
          <w:p w14:paraId="38260C95" w14:textId="5DC1BD08" w:rsidR="00CC031B" w:rsidRPr="00A50DE3" w:rsidRDefault="00CC031B" w:rsidP="00CC031B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50DE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I#2: </w:t>
            </w:r>
            <w:r w:rsidRPr="004A287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Provide professional learning opportunities in classic oceanographic techniques</w:t>
            </w:r>
          </w:p>
        </w:tc>
      </w:tr>
      <w:tr w:rsidR="00CC031B" w:rsidRPr="00482FEC" w14:paraId="6D3F6423" w14:textId="17ABD11D" w:rsidTr="005335FB">
        <w:tc>
          <w:tcPr>
            <w:tcW w:w="2821" w:type="pct"/>
          </w:tcPr>
          <w:p w14:paraId="67CC0963" w14:textId="3CC93207" w:rsidR="00CC031B" w:rsidRPr="00482FEC" w:rsidRDefault="00660154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students engage in field science experiences?</w:t>
            </w:r>
          </w:p>
        </w:tc>
        <w:tc>
          <w:tcPr>
            <w:tcW w:w="1090" w:type="pct"/>
          </w:tcPr>
          <w:p w14:paraId="199110D4" w14:textId="524AA421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358209B9" w14:textId="14876E97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students attending field sampling events</w:t>
            </w:r>
          </w:p>
        </w:tc>
      </w:tr>
      <w:tr w:rsidR="00CC031B" w:rsidRPr="00482FEC" w14:paraId="2AD63520" w14:textId="2D344DE1" w:rsidTr="005335FB">
        <w:tc>
          <w:tcPr>
            <w:tcW w:w="2821" w:type="pct"/>
          </w:tcPr>
          <w:p w14:paraId="7256CE4E" w14:textId="6F8DA46A" w:rsidR="00CC031B" w:rsidRPr="00482FEC" w:rsidRDefault="00660154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students engage in time-series analysis experiences?</w:t>
            </w:r>
          </w:p>
        </w:tc>
        <w:tc>
          <w:tcPr>
            <w:tcW w:w="1090" w:type="pct"/>
          </w:tcPr>
          <w:p w14:paraId="07358259" w14:textId="78F23B2F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4A9C6A6F" w14:textId="7FD58224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students engaging with time-series data</w:t>
            </w:r>
          </w:p>
        </w:tc>
      </w:tr>
      <w:tr w:rsidR="00CC031B" w:rsidRPr="00482FEC" w14:paraId="2285DEFA" w14:textId="38992981" w:rsidTr="005335FB">
        <w:tc>
          <w:tcPr>
            <w:tcW w:w="2821" w:type="pct"/>
          </w:tcPr>
          <w:p w14:paraId="76C0C737" w14:textId="53E37A22" w:rsidR="00CC031B" w:rsidRPr="00482FEC" w:rsidRDefault="00660154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were </w:t>
            </w:r>
            <w:r w:rsidR="006A53F8">
              <w:rPr>
                <w:rFonts w:ascii="Times New Roman" w:hAnsi="Times New Roman" w:cs="Times New Roman"/>
                <w:sz w:val="24"/>
                <w:szCs w:val="24"/>
              </w:rPr>
              <w:t>educational materials produced?</w:t>
            </w:r>
          </w:p>
        </w:tc>
        <w:tc>
          <w:tcPr>
            <w:tcW w:w="1090" w:type="pct"/>
          </w:tcPr>
          <w:p w14:paraId="5CA78AD4" w14:textId="74BEE866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66DA144D" w14:textId="2863C351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 and type of lab artifacts produced (e.g., </w:t>
            </w:r>
            <w:r w:rsidRPr="00A75BC8">
              <w:rPr>
                <w:rFonts w:ascii="Times New Roman" w:hAnsi="Times New Roman" w:cs="Times New Roman"/>
                <w:sz w:val="24"/>
                <w:szCs w:val="24"/>
              </w:rPr>
              <w:t>how-to written guides, videos, and explanations of why we are conducting this sampling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031B" w:rsidRPr="00482FEC" w14:paraId="16D5D7D3" w14:textId="7F92BFBC" w:rsidTr="005335FB">
        <w:tc>
          <w:tcPr>
            <w:tcW w:w="5000" w:type="pct"/>
            <w:gridSpan w:val="3"/>
          </w:tcPr>
          <w:p w14:paraId="3BD28B9A" w14:textId="1124D395" w:rsidR="00CC031B" w:rsidRPr="00A50DE3" w:rsidRDefault="00CC031B" w:rsidP="00CC031B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50DE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I#3: </w:t>
            </w:r>
            <w:r w:rsidRPr="004A287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Promote on-campus research opportunities across the environmental sciences</w:t>
            </w:r>
          </w:p>
        </w:tc>
      </w:tr>
      <w:tr w:rsidR="00CC031B" w:rsidRPr="00482FEC" w14:paraId="0501979E" w14:textId="0AAC2873" w:rsidTr="005335FB">
        <w:tc>
          <w:tcPr>
            <w:tcW w:w="2821" w:type="pct"/>
          </w:tcPr>
          <w:p w14:paraId="24C56F4E" w14:textId="5EE48406" w:rsidR="00CC031B" w:rsidRPr="00482FEC" w:rsidRDefault="00CC1E3F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many courses were identified as candidate courses</w:t>
            </w:r>
            <w:r w:rsidR="00243CB6">
              <w:rPr>
                <w:rFonts w:ascii="Times New Roman" w:hAnsi="Times New Roman" w:cs="Times New Roman"/>
                <w:sz w:val="24"/>
                <w:szCs w:val="24"/>
              </w:rPr>
              <w:t xml:space="preserve"> for the field work and time-series lab experiences?</w:t>
            </w:r>
          </w:p>
        </w:tc>
        <w:tc>
          <w:tcPr>
            <w:tcW w:w="1090" w:type="pct"/>
          </w:tcPr>
          <w:p w14:paraId="454BB8E9" w14:textId="728BFCC4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0998874B" w14:textId="458C16B9" w:rsidR="00CC031B" w:rsidRPr="00482FEC" w:rsidRDefault="00CC031B" w:rsidP="00CC0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 and type of </w:t>
            </w:r>
            <w:r w:rsidR="001C4B6D">
              <w:rPr>
                <w:rFonts w:ascii="Times New Roman" w:hAnsi="Times New Roman" w:cs="Times New Roman"/>
                <w:sz w:val="24"/>
                <w:szCs w:val="24"/>
              </w:rPr>
              <w:t>courses FA26</w:t>
            </w:r>
          </w:p>
        </w:tc>
      </w:tr>
      <w:tr w:rsidR="001C4B6D" w:rsidRPr="00482FEC" w14:paraId="2549CCD8" w14:textId="3BB06343" w:rsidTr="005335FB">
        <w:tc>
          <w:tcPr>
            <w:tcW w:w="2821" w:type="pct"/>
          </w:tcPr>
          <w:p w14:paraId="29223B20" w14:textId="47C295A6" w:rsidR="001C4B6D" w:rsidRPr="00482FEC" w:rsidRDefault="001C4B6D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outreach occur regarding the lab experience opportunities?</w:t>
            </w:r>
          </w:p>
        </w:tc>
        <w:tc>
          <w:tcPr>
            <w:tcW w:w="1090" w:type="pct"/>
          </w:tcPr>
          <w:p w14:paraId="21431358" w14:textId="0FB6AD8A" w:rsidR="001C4B6D" w:rsidRPr="00482FEC" w:rsidRDefault="001C4B6D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78DCDABA" w14:textId="6C88EB77" w:rsidR="001C4B6D" w:rsidRPr="00482FEC" w:rsidRDefault="001C4B6D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and type of communications to faculty</w:t>
            </w:r>
          </w:p>
        </w:tc>
      </w:tr>
      <w:tr w:rsidR="001C4B6D" w:rsidRPr="00482FEC" w14:paraId="5F81FFA6" w14:textId="0C99B689" w:rsidTr="005335FB">
        <w:tc>
          <w:tcPr>
            <w:tcW w:w="5000" w:type="pct"/>
            <w:gridSpan w:val="3"/>
          </w:tcPr>
          <w:p w14:paraId="7FFC59C4" w14:textId="7396E900" w:rsidR="001C4B6D" w:rsidRPr="007362A6" w:rsidRDefault="001C4B6D" w:rsidP="001C4B6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G#1: 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Increase student empower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ment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to perform discipline-specific work in their field</w:t>
            </w:r>
          </w:p>
        </w:tc>
      </w:tr>
      <w:tr w:rsidR="001C4B6D" w:rsidRPr="00482FEC" w14:paraId="0B7A95FC" w14:textId="15DA4320" w:rsidTr="005335FB">
        <w:tc>
          <w:tcPr>
            <w:tcW w:w="2821" w:type="pct"/>
          </w:tcPr>
          <w:p w14:paraId="19396D8E" w14:textId="009EB4C4" w:rsidR="001C4B6D" w:rsidRPr="00482FEC" w:rsidRDefault="002F7CA2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what extent did students feel they increased their skills in aquatic field methods?</w:t>
            </w:r>
          </w:p>
        </w:tc>
        <w:tc>
          <w:tcPr>
            <w:tcW w:w="1090" w:type="pct"/>
          </w:tcPr>
          <w:p w14:paraId="4B2CA9CA" w14:textId="0EE8C2EA" w:rsidR="001C4B6D" w:rsidRPr="00482FEC" w:rsidRDefault="001C4B6D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714DD19A" w14:textId="3EA379C8" w:rsidR="001C4B6D" w:rsidRPr="00482FEC" w:rsidRDefault="00E0000C" w:rsidP="001C4B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Ratings of p</w:t>
            </w:r>
            <w:r w:rsidR="001C4B6D">
              <w:rPr>
                <w:rFonts w:ascii="Times New Roman" w:hAnsi="Times New Roman" w:cs="Times New Roman"/>
                <w:sz w:val="24"/>
                <w:szCs w:val="24"/>
              </w:rPr>
              <w:t>erceived gains or confidence in skills</w:t>
            </w:r>
          </w:p>
        </w:tc>
      </w:tr>
      <w:tr w:rsidR="000674E8" w:rsidRPr="00482FEC" w14:paraId="7B7F98EA" w14:textId="4587ADAF" w:rsidTr="005335FB">
        <w:tc>
          <w:tcPr>
            <w:tcW w:w="2821" w:type="pct"/>
          </w:tcPr>
          <w:p w14:paraId="78D891BA" w14:textId="5406F55F" w:rsidR="000674E8" w:rsidRPr="00482FEC" w:rsidRDefault="00BE5A88" w:rsidP="00067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did students </w:t>
            </w:r>
            <w:r w:rsidR="00C47A29">
              <w:rPr>
                <w:rFonts w:ascii="Times New Roman" w:hAnsi="Times New Roman" w:cs="Times New Roman"/>
                <w:sz w:val="24"/>
                <w:szCs w:val="24"/>
              </w:rPr>
              <w:t>feel a sense of belonging as a scientist</w:t>
            </w:r>
            <w:r w:rsidR="00FB06B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90" w:type="pct"/>
          </w:tcPr>
          <w:p w14:paraId="275B7AB7" w14:textId="7B805083" w:rsidR="000674E8" w:rsidRPr="00482FEC" w:rsidRDefault="000674E8" w:rsidP="00067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011EE992" w14:textId="34339016" w:rsidR="000674E8" w:rsidRPr="00482FEC" w:rsidRDefault="00E0000C" w:rsidP="00067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Ratings of p</w:t>
            </w:r>
            <w:r w:rsidR="000674E8">
              <w:rPr>
                <w:rFonts w:ascii="Times New Roman" w:hAnsi="Times New Roman" w:cs="Times New Roman"/>
                <w:sz w:val="24"/>
                <w:szCs w:val="24"/>
              </w:rPr>
              <w:t xml:space="preserve">erceived </w:t>
            </w:r>
            <w:r w:rsidR="00C70DE0">
              <w:rPr>
                <w:rFonts w:ascii="Times New Roman" w:hAnsi="Times New Roman" w:cs="Times New Roman"/>
                <w:sz w:val="24"/>
                <w:szCs w:val="24"/>
              </w:rPr>
              <w:t>identity and belongingness</w:t>
            </w:r>
          </w:p>
        </w:tc>
      </w:tr>
      <w:tr w:rsidR="00E0000C" w:rsidRPr="00482FEC" w14:paraId="60ADBEE3" w14:textId="37AEF51C" w:rsidTr="005335FB">
        <w:tc>
          <w:tcPr>
            <w:tcW w:w="5000" w:type="pct"/>
            <w:gridSpan w:val="3"/>
          </w:tcPr>
          <w:p w14:paraId="4DFE0D03" w14:textId="42592BD8" w:rsidR="00E0000C" w:rsidRPr="007362A6" w:rsidRDefault="00E0000C" w:rsidP="00E0000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G#2: 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Increased student motivation to explore research opportunities and careers that involve </w:t>
            </w:r>
            <w:commentRangeStart w:id="10"/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fieldwork</w:t>
            </w:r>
            <w:commentRangeEnd w:id="10"/>
            <w:r w:rsidR="00171382" w:rsidRPr="007362A6">
              <w:rPr>
                <w:rStyle w:val="CommentReference"/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commentReference w:id="10"/>
            </w:r>
          </w:p>
        </w:tc>
      </w:tr>
      <w:tr w:rsidR="00E0000C" w:rsidRPr="00482FEC" w14:paraId="72FE84A0" w14:textId="33C6D4A9" w:rsidTr="005335FB">
        <w:tc>
          <w:tcPr>
            <w:tcW w:w="2821" w:type="pct"/>
          </w:tcPr>
          <w:p w14:paraId="0480F9E3" w14:textId="1D3FBA52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student interest in pursuing additional on-campus research opportunities</w:t>
            </w:r>
            <w:r w:rsidR="00407728">
              <w:rPr>
                <w:rFonts w:ascii="Times New Roman" w:hAnsi="Times New Roman" w:cs="Times New Roman"/>
                <w:sz w:val="24"/>
                <w:szCs w:val="24"/>
              </w:rPr>
              <w:t xml:space="preserve">, graduate school, and </w:t>
            </w:r>
            <w:r w:rsidR="00623BCD">
              <w:rPr>
                <w:rFonts w:ascii="Times New Roman" w:hAnsi="Times New Roman" w:cs="Times New Roman"/>
                <w:sz w:val="24"/>
                <w:szCs w:val="24"/>
              </w:rPr>
              <w:t>careers in a related field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change?</w:t>
            </w:r>
          </w:p>
        </w:tc>
        <w:tc>
          <w:tcPr>
            <w:tcW w:w="1090" w:type="pct"/>
          </w:tcPr>
          <w:p w14:paraId="62FF30C3" w14:textId="24B696EB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6DD92325" w14:textId="79EE94DF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 ratings for on-campus opportunities</w:t>
            </w:r>
            <w:r w:rsidR="001C22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07728">
              <w:rPr>
                <w:rFonts w:ascii="Times New Roman" w:hAnsi="Times New Roman" w:cs="Times New Roman"/>
                <w:sz w:val="24"/>
                <w:szCs w:val="24"/>
              </w:rPr>
              <w:t>grad school, and careers</w:t>
            </w:r>
          </w:p>
        </w:tc>
      </w:tr>
      <w:tr w:rsidR="00E0000C" w:rsidRPr="00482FEC" w14:paraId="4B9CFF4C" w14:textId="2AC426CF" w:rsidTr="005335FB">
        <w:tc>
          <w:tcPr>
            <w:tcW w:w="5000" w:type="pct"/>
            <w:gridSpan w:val="3"/>
          </w:tcPr>
          <w:p w14:paraId="4211A133" w14:textId="6A8385C4" w:rsidR="00E0000C" w:rsidRPr="007362A6" w:rsidRDefault="00E0000C" w:rsidP="00E0000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G#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3</w:t>
            </w: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Improve student perceptions of their coursework experience</w:t>
            </w:r>
          </w:p>
        </w:tc>
      </w:tr>
      <w:tr w:rsidR="00E0000C" w:rsidRPr="00482FEC" w14:paraId="1A968C6F" w14:textId="7DD9ECC1" w:rsidTr="005335FB">
        <w:tc>
          <w:tcPr>
            <w:tcW w:w="2821" w:type="pct"/>
          </w:tcPr>
          <w:p w14:paraId="60FADD86" w14:textId="4D187853" w:rsidR="00E0000C" w:rsidRPr="00482FEC" w:rsidRDefault="00E9598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what extent did the </w:t>
            </w:r>
            <w:r w:rsidR="00DA6046">
              <w:rPr>
                <w:rFonts w:ascii="Times New Roman" w:hAnsi="Times New Roman" w:cs="Times New Roman"/>
                <w:sz w:val="24"/>
                <w:szCs w:val="24"/>
              </w:rPr>
              <w:t xml:space="preserve">field experience module </w:t>
            </w:r>
            <w:r w:rsidR="00B83C01">
              <w:rPr>
                <w:rFonts w:ascii="Times New Roman" w:hAnsi="Times New Roman" w:cs="Times New Roman"/>
                <w:sz w:val="24"/>
                <w:szCs w:val="24"/>
              </w:rPr>
              <w:t>contribute to the overall course learning experience?</w:t>
            </w:r>
          </w:p>
        </w:tc>
        <w:tc>
          <w:tcPr>
            <w:tcW w:w="1090" w:type="pct"/>
          </w:tcPr>
          <w:p w14:paraId="1311527F" w14:textId="6D1B634B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2C5CADB6" w14:textId="1D95DE2C" w:rsidR="00E0000C" w:rsidRPr="00482FEC" w:rsidRDefault="00E0000C" w:rsidP="00E000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Perceived contributions to learning and relevance to professional skills</w:t>
            </w:r>
          </w:p>
        </w:tc>
      </w:tr>
      <w:tr w:rsidR="00CE41C6" w:rsidRPr="00482FEC" w14:paraId="1C08021F" w14:textId="79FBC5D2" w:rsidTr="005335FB">
        <w:tc>
          <w:tcPr>
            <w:tcW w:w="2821" w:type="pct"/>
          </w:tcPr>
          <w:p w14:paraId="1C963DF1" w14:textId="0F7CF4A7" w:rsidR="00CE41C6" w:rsidRPr="00482FEC" w:rsidRDefault="00CE41C6" w:rsidP="00CE4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did the time-series analysis module contribute to the overall course learning experience?</w:t>
            </w:r>
          </w:p>
        </w:tc>
        <w:tc>
          <w:tcPr>
            <w:tcW w:w="1090" w:type="pct"/>
          </w:tcPr>
          <w:p w14:paraId="4AD30232" w14:textId="37DDF3F2" w:rsidR="00CE41C6" w:rsidRPr="00482FEC" w:rsidRDefault="00CE41C6" w:rsidP="00CE4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089" w:type="pct"/>
          </w:tcPr>
          <w:p w14:paraId="4AE0F257" w14:textId="58E465A7" w:rsidR="00CE41C6" w:rsidRPr="00482FEC" w:rsidRDefault="00CE41C6" w:rsidP="00CE41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Perceived contributions to learning and relevance to professional skills</w:t>
            </w:r>
          </w:p>
        </w:tc>
      </w:tr>
      <w:tr w:rsidR="00B20028" w:rsidRPr="00482FEC" w14:paraId="222633B2" w14:textId="39919DD0" w:rsidTr="005335FB">
        <w:tc>
          <w:tcPr>
            <w:tcW w:w="5000" w:type="pct"/>
            <w:gridSpan w:val="3"/>
          </w:tcPr>
          <w:p w14:paraId="226006FC" w14:textId="66A84EB7" w:rsidR="00B20028" w:rsidRPr="007362A6" w:rsidRDefault="00B20028" w:rsidP="00B20028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G#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4</w:t>
            </w:r>
            <w:r w:rsidRPr="007362A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r w:rsidRPr="00A03BA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Increase interdisciplinary engagement in field-based teaching and research experiences</w:t>
            </w:r>
          </w:p>
        </w:tc>
      </w:tr>
      <w:tr w:rsidR="00B20028" w:rsidRPr="00482FEC" w14:paraId="3A006570" w14:textId="79AFF789" w:rsidTr="005335FB">
        <w:tc>
          <w:tcPr>
            <w:tcW w:w="2821" w:type="pct"/>
          </w:tcPr>
          <w:p w14:paraId="2E99EA5D" w14:textId="05161560" w:rsidR="00B20028" w:rsidRPr="00482FEC" w:rsidRDefault="00FB52E1" w:rsidP="00B20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what extent were the module</w:t>
            </w:r>
            <w:r w:rsidR="0004179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integrated in coursework across scientific disciplines</w:t>
            </w:r>
            <w:r w:rsidR="0004179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090" w:type="pct"/>
          </w:tcPr>
          <w:p w14:paraId="61C0BC30" w14:textId="167ED3C8" w:rsidR="00B20028" w:rsidRPr="00482FEC" w:rsidRDefault="00B20028" w:rsidP="00B20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records</w:t>
            </w:r>
          </w:p>
        </w:tc>
        <w:tc>
          <w:tcPr>
            <w:tcW w:w="1089" w:type="pct"/>
          </w:tcPr>
          <w:p w14:paraId="6EB83841" w14:textId="660483AC" w:rsidR="00B20028" w:rsidRPr="00482FEC" w:rsidRDefault="00B20028" w:rsidP="00B200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 and type of courses integrating </w:t>
            </w:r>
            <w:r w:rsidR="0004179A">
              <w:rPr>
                <w:rFonts w:ascii="Times New Roman" w:hAnsi="Times New Roman" w:cs="Times New Roman"/>
                <w:sz w:val="24"/>
                <w:szCs w:val="24"/>
              </w:rPr>
              <w:t>lab modules</w:t>
            </w:r>
          </w:p>
        </w:tc>
      </w:tr>
    </w:tbl>
    <w:p w14:paraId="42C59322" w14:textId="77777777" w:rsidR="00482FEC" w:rsidRDefault="00482FEC">
      <w:pPr>
        <w:rPr>
          <w:rFonts w:ascii="Times New Roman" w:hAnsi="Times New Roman" w:cs="Times New Roman"/>
          <w:sz w:val="24"/>
          <w:szCs w:val="24"/>
        </w:rPr>
      </w:pPr>
    </w:p>
    <w:p w14:paraId="190D1A64" w14:textId="0D2F6072" w:rsidR="00E416EC" w:rsidRDefault="00E416EC" w:rsidP="00E416EC">
      <w:pPr>
        <w:pStyle w:val="Heading1"/>
      </w:pPr>
      <w:r>
        <w:t>P</w:t>
      </w:r>
      <w:r w:rsidRPr="00E416EC">
        <w:t>ost-</w:t>
      </w:r>
      <w:r>
        <w:t>E</w:t>
      </w:r>
      <w:r w:rsidRPr="00E416EC">
        <w:t xml:space="preserve">xperience </w:t>
      </w:r>
      <w:r>
        <w:t>P</w:t>
      </w:r>
      <w:r w:rsidRPr="00E416EC">
        <w:t xml:space="preserve">articipant </w:t>
      </w:r>
      <w:r>
        <w:t>S</w:t>
      </w:r>
      <w:r w:rsidRPr="00E416EC">
        <w:t>urvey</w:t>
      </w:r>
      <w:r>
        <w:t>:</w:t>
      </w:r>
    </w:p>
    <w:p w14:paraId="52B21C4C" w14:textId="0B9D199D" w:rsidR="00E416EC" w:rsidRPr="00481DF6" w:rsidRDefault="00CA7319" w:rsidP="00481DF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81DF6">
        <w:rPr>
          <w:rFonts w:ascii="Times New Roman" w:hAnsi="Times New Roman" w:cs="Times New Roman"/>
          <w:sz w:val="24"/>
          <w:szCs w:val="24"/>
        </w:rPr>
        <w:t xml:space="preserve">See attached </w:t>
      </w:r>
      <w:r w:rsidR="00481DF6" w:rsidRPr="00481DF6">
        <w:rPr>
          <w:rFonts w:ascii="Times New Roman" w:hAnsi="Times New Roman" w:cs="Times New Roman"/>
          <w:sz w:val="24"/>
          <w:szCs w:val="24"/>
        </w:rPr>
        <w:t>TAMU Gardens in Focus Post-Experience Survey</w:t>
      </w:r>
    </w:p>
    <w:sectPr w:rsidR="00E416EC" w:rsidRPr="0048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, Sarah" w:date="2026-04-24T15:16:00Z" w:initials="HS">
    <w:p w14:paraId="16DF8B92" w14:textId="77777777" w:rsidR="00D14654" w:rsidRDefault="00D14654" w:rsidP="00D14654">
      <w:r>
        <w:rPr>
          <w:rStyle w:val="CommentReference"/>
        </w:rPr>
        <w:annotationRef/>
      </w:r>
      <w:r>
        <w:rPr>
          <w:sz w:val="20"/>
          <w:szCs w:val="20"/>
        </w:rPr>
        <w:t xml:space="preserve">Is this ok to include? THere's a scientific goal and an education one. This is 100% the scientific one and only like 10% of the education one. </w:t>
      </w:r>
    </w:p>
  </w:comment>
  <w:comment w:id="2" w:author="Hu, Sarah" w:date="2026-04-24T15:17:00Z" w:initials="HS">
    <w:p w14:paraId="61596D3F" w14:textId="77777777" w:rsidR="00D14654" w:rsidRDefault="00D14654" w:rsidP="00D14654">
      <w:r>
        <w:rPr>
          <w:rStyle w:val="CommentReference"/>
        </w:rPr>
        <w:annotationRef/>
      </w:r>
      <w:r>
        <w:rPr>
          <w:sz w:val="20"/>
          <w:szCs w:val="20"/>
        </w:rPr>
        <w:t xml:space="preserve">:) </w:t>
      </w:r>
    </w:p>
  </w:comment>
  <w:comment w:id="3" w:author="Hu, Sarah" w:date="2026-04-24T15:17:00Z" w:initials="HS">
    <w:p w14:paraId="1FA15DCC" w14:textId="77777777" w:rsidR="00D14654" w:rsidRDefault="00D14654" w:rsidP="00D14654">
      <w:r>
        <w:rPr>
          <w:rStyle w:val="CommentReference"/>
        </w:rPr>
        <w:annotationRef/>
      </w:r>
      <w:r>
        <w:rPr>
          <w:sz w:val="20"/>
          <w:szCs w:val="20"/>
        </w:rPr>
        <w:t xml:space="preserve">This is what we've been using. </w:t>
      </w:r>
    </w:p>
  </w:comment>
  <w:comment w:id="8" w:author="Hu, Sarah" w:date="2026-04-24T15:52:00Z" w:initials="HS">
    <w:p w14:paraId="1448D92A" w14:textId="77777777" w:rsidR="00171382" w:rsidRDefault="00171382" w:rsidP="00171382">
      <w:r>
        <w:rPr>
          <w:rStyle w:val="CommentReference"/>
        </w:rPr>
        <w:annotationRef/>
      </w:r>
      <w:r>
        <w:rPr>
          <w:sz w:val="20"/>
          <w:szCs w:val="20"/>
        </w:rPr>
        <w:t>This looks great. For outcome or impact, would something like  "improving student perception of how oceanographic or environmental research is conducted on campus"?</w:t>
      </w:r>
    </w:p>
  </w:comment>
  <w:comment w:id="10" w:author="Hu, Sarah" w:date="2026-04-24T15:53:00Z" w:initials="HS">
    <w:p w14:paraId="3A183A56" w14:textId="77777777" w:rsidR="00171382" w:rsidRDefault="00171382" w:rsidP="00171382">
      <w:r>
        <w:rPr>
          <w:rStyle w:val="CommentReference"/>
        </w:rPr>
        <w:annotationRef/>
      </w:r>
      <w:r>
        <w:rPr>
          <w:sz w:val="20"/>
          <w:szCs w:val="20"/>
        </w:rPr>
        <w:t>or wanting to continue to engage with this dataset? either with me or attending the sampling again?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DF8B92" w15:done="0"/>
  <w15:commentEx w15:paraId="61596D3F" w15:done="0"/>
  <w15:commentEx w15:paraId="1FA15DCC" w15:paraIdParent="61596D3F" w15:done="0"/>
  <w15:commentEx w15:paraId="1448D92A" w15:done="0"/>
  <w15:commentEx w15:paraId="3A183A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06BB6F" w16cex:dateUtc="2026-04-24T20:16:00Z"/>
  <w16cex:commentExtensible w16cex:durableId="10F4A018" w16cex:dateUtc="2026-04-24T20:17:00Z"/>
  <w16cex:commentExtensible w16cex:durableId="66451A10" w16cex:dateUtc="2026-04-24T20:17:00Z"/>
  <w16cex:commentExtensible w16cex:durableId="41C90BA6" w16cex:dateUtc="2026-04-24T20:52:00Z"/>
  <w16cex:commentExtensible w16cex:durableId="6B4BB19D" w16cex:dateUtc="2026-04-24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DF8B92" w16cid:durableId="0906BB6F"/>
  <w16cid:commentId w16cid:paraId="61596D3F" w16cid:durableId="10F4A018"/>
  <w16cid:commentId w16cid:paraId="1FA15DCC" w16cid:durableId="66451A10"/>
  <w16cid:commentId w16cid:paraId="1448D92A" w16cid:durableId="41C90BA6"/>
  <w16cid:commentId w16cid:paraId="3A183A56" w16cid:durableId="6B4BB19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6B8"/>
    <w:multiLevelType w:val="hybridMultilevel"/>
    <w:tmpl w:val="EA88F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340DE"/>
    <w:multiLevelType w:val="hybridMultilevel"/>
    <w:tmpl w:val="5B485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266A"/>
    <w:multiLevelType w:val="hybridMultilevel"/>
    <w:tmpl w:val="D0D8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F02FE"/>
    <w:multiLevelType w:val="hybridMultilevel"/>
    <w:tmpl w:val="26C47C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50D8B"/>
    <w:multiLevelType w:val="multilevel"/>
    <w:tmpl w:val="5CE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3E21C6"/>
    <w:multiLevelType w:val="hybridMultilevel"/>
    <w:tmpl w:val="26C47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999429">
    <w:abstractNumId w:val="1"/>
  </w:num>
  <w:num w:numId="2" w16cid:durableId="1945843729">
    <w:abstractNumId w:val="5"/>
  </w:num>
  <w:num w:numId="3" w16cid:durableId="1836072880">
    <w:abstractNumId w:val="3"/>
  </w:num>
  <w:num w:numId="4" w16cid:durableId="1227760635">
    <w:abstractNumId w:val="0"/>
  </w:num>
  <w:num w:numId="5" w16cid:durableId="323631123">
    <w:abstractNumId w:val="4"/>
  </w:num>
  <w:num w:numId="6" w16cid:durableId="155485031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, Sarah">
    <w15:presenceInfo w15:providerId="AD" w15:userId="S::skhu@tamu.edu::df5d9595-4ad9-4a4c-9fc2-c07dfcfff1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7D"/>
    <w:rsid w:val="000148AE"/>
    <w:rsid w:val="0004179A"/>
    <w:rsid w:val="0006652E"/>
    <w:rsid w:val="000674E8"/>
    <w:rsid w:val="00082A67"/>
    <w:rsid w:val="000A3C10"/>
    <w:rsid w:val="000C20F0"/>
    <w:rsid w:val="000C4A3B"/>
    <w:rsid w:val="000D6378"/>
    <w:rsid w:val="000D6EC9"/>
    <w:rsid w:val="000F3BDB"/>
    <w:rsid w:val="00102539"/>
    <w:rsid w:val="001129F6"/>
    <w:rsid w:val="00116117"/>
    <w:rsid w:val="00171382"/>
    <w:rsid w:val="001A44DB"/>
    <w:rsid w:val="001C2206"/>
    <w:rsid w:val="001C4B6D"/>
    <w:rsid w:val="001C5D7F"/>
    <w:rsid w:val="001D3EC4"/>
    <w:rsid w:val="001E37AA"/>
    <w:rsid w:val="001E6481"/>
    <w:rsid w:val="00211552"/>
    <w:rsid w:val="002178AE"/>
    <w:rsid w:val="00243CB6"/>
    <w:rsid w:val="00261425"/>
    <w:rsid w:val="002950F9"/>
    <w:rsid w:val="002A44E2"/>
    <w:rsid w:val="002B3ACE"/>
    <w:rsid w:val="002B64BD"/>
    <w:rsid w:val="002E7F8B"/>
    <w:rsid w:val="002F7CA2"/>
    <w:rsid w:val="00327732"/>
    <w:rsid w:val="0035700E"/>
    <w:rsid w:val="00364FFE"/>
    <w:rsid w:val="003D33EC"/>
    <w:rsid w:val="00407728"/>
    <w:rsid w:val="00470FE3"/>
    <w:rsid w:val="00481DF6"/>
    <w:rsid w:val="00482FEC"/>
    <w:rsid w:val="004910A7"/>
    <w:rsid w:val="004A2038"/>
    <w:rsid w:val="004A2876"/>
    <w:rsid w:val="004B68A6"/>
    <w:rsid w:val="004B71CE"/>
    <w:rsid w:val="004C55F0"/>
    <w:rsid w:val="004E7834"/>
    <w:rsid w:val="004F3A95"/>
    <w:rsid w:val="004F739F"/>
    <w:rsid w:val="004F7C1F"/>
    <w:rsid w:val="00527406"/>
    <w:rsid w:val="005335FB"/>
    <w:rsid w:val="0054076D"/>
    <w:rsid w:val="0058042F"/>
    <w:rsid w:val="005B4F92"/>
    <w:rsid w:val="005C580C"/>
    <w:rsid w:val="005E46C9"/>
    <w:rsid w:val="00623BCD"/>
    <w:rsid w:val="00660154"/>
    <w:rsid w:val="0066035C"/>
    <w:rsid w:val="006A53F8"/>
    <w:rsid w:val="006B2150"/>
    <w:rsid w:val="006B27CE"/>
    <w:rsid w:val="006E670E"/>
    <w:rsid w:val="006E78AE"/>
    <w:rsid w:val="006F7973"/>
    <w:rsid w:val="007362A6"/>
    <w:rsid w:val="00740E06"/>
    <w:rsid w:val="0079773E"/>
    <w:rsid w:val="007E75FB"/>
    <w:rsid w:val="008071F4"/>
    <w:rsid w:val="00856C5F"/>
    <w:rsid w:val="00863E02"/>
    <w:rsid w:val="00897A0E"/>
    <w:rsid w:val="008A60F5"/>
    <w:rsid w:val="008B158A"/>
    <w:rsid w:val="008D72EC"/>
    <w:rsid w:val="00960194"/>
    <w:rsid w:val="00966DE5"/>
    <w:rsid w:val="0096700F"/>
    <w:rsid w:val="009A0CCE"/>
    <w:rsid w:val="009B65F0"/>
    <w:rsid w:val="00A03BAC"/>
    <w:rsid w:val="00A20823"/>
    <w:rsid w:val="00A24D68"/>
    <w:rsid w:val="00A50DE3"/>
    <w:rsid w:val="00A663B8"/>
    <w:rsid w:val="00A679D0"/>
    <w:rsid w:val="00A75BC8"/>
    <w:rsid w:val="00A86E45"/>
    <w:rsid w:val="00AA4B7D"/>
    <w:rsid w:val="00AE6284"/>
    <w:rsid w:val="00B20028"/>
    <w:rsid w:val="00B20E4F"/>
    <w:rsid w:val="00B2412B"/>
    <w:rsid w:val="00B51B9E"/>
    <w:rsid w:val="00B67E4F"/>
    <w:rsid w:val="00B83C01"/>
    <w:rsid w:val="00BE5A88"/>
    <w:rsid w:val="00BE620B"/>
    <w:rsid w:val="00BE676B"/>
    <w:rsid w:val="00C20612"/>
    <w:rsid w:val="00C23FAF"/>
    <w:rsid w:val="00C35675"/>
    <w:rsid w:val="00C47A29"/>
    <w:rsid w:val="00C54FA8"/>
    <w:rsid w:val="00C557CA"/>
    <w:rsid w:val="00C70065"/>
    <w:rsid w:val="00C70DE0"/>
    <w:rsid w:val="00CA329E"/>
    <w:rsid w:val="00CA7319"/>
    <w:rsid w:val="00CB0A09"/>
    <w:rsid w:val="00CC031B"/>
    <w:rsid w:val="00CC1E3F"/>
    <w:rsid w:val="00CC58F7"/>
    <w:rsid w:val="00CD018E"/>
    <w:rsid w:val="00CE41C6"/>
    <w:rsid w:val="00CE4E5C"/>
    <w:rsid w:val="00D14654"/>
    <w:rsid w:val="00D51422"/>
    <w:rsid w:val="00D53978"/>
    <w:rsid w:val="00D628FE"/>
    <w:rsid w:val="00D723CE"/>
    <w:rsid w:val="00D77E46"/>
    <w:rsid w:val="00D9330D"/>
    <w:rsid w:val="00DA6046"/>
    <w:rsid w:val="00DA6C64"/>
    <w:rsid w:val="00E0000C"/>
    <w:rsid w:val="00E416EC"/>
    <w:rsid w:val="00E45672"/>
    <w:rsid w:val="00E9598C"/>
    <w:rsid w:val="00EA2BA7"/>
    <w:rsid w:val="00EB7710"/>
    <w:rsid w:val="00EC7AD9"/>
    <w:rsid w:val="00EE74B5"/>
    <w:rsid w:val="00F35265"/>
    <w:rsid w:val="00F439B7"/>
    <w:rsid w:val="00F92ED9"/>
    <w:rsid w:val="00FB06B3"/>
    <w:rsid w:val="00FB0B2D"/>
    <w:rsid w:val="00FB52E1"/>
    <w:rsid w:val="00FC2EC6"/>
    <w:rsid w:val="00FD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30DA"/>
  <w15:chartTrackingRefBased/>
  <w15:docId w15:val="{7157E738-277E-4023-B55F-B105B06C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B7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00F"/>
    <w:pPr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0F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4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F7C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77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77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77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7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7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14654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Hutchins, Shaun D</dc:creator>
  <cp:keywords/>
  <dc:description/>
  <cp:lastModifiedBy>Hu, Sarah</cp:lastModifiedBy>
  <cp:revision>2</cp:revision>
  <dcterms:created xsi:type="dcterms:W3CDTF">2026-04-24T20:54:00Z</dcterms:created>
  <dcterms:modified xsi:type="dcterms:W3CDTF">2026-04-24T20:54:00Z</dcterms:modified>
</cp:coreProperties>
</file>